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del w:id="1" w:author="editor">
        <w:r>
          <w:delText xml:space="preserve">старая цена девятьсот рублей</w:delText>
        </w:r>
      </w:del>
      <w:ins w:id="2" w:author="editor">
        <w:r>
          <w:t xml:space="preserve">новая цена одна тысяча</w:t>
        </w:r>
      </w:ins>
    </w:p>
    <w:p>
      <w:r>
        <w:t xml:space="preserve">Итого 1000 рублей по договору поставки</w:t>
      </w:r>
    </w:p>
  </w:body>
</w:document>
</file>